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286A" w:rsidRDefault="0043286A" w:rsidP="00101942">
      <w:pPr>
        <w:pStyle w:val="Header"/>
        <w:tabs>
          <w:tab w:val="clear" w:pos="4513"/>
          <w:tab w:val="clear" w:pos="9026"/>
          <w:tab w:val="center" w:pos="3544"/>
          <w:tab w:val="right" w:pos="7513"/>
        </w:tabs>
        <w:rPr>
          <w:b/>
          <w:color w:val="4F81BD" w:themeColor="accent1"/>
          <w:sz w:val="36"/>
          <w:szCs w:val="44"/>
        </w:rPr>
      </w:pPr>
      <w:bookmarkStart w:id="0" w:name="_GoBack"/>
      <w:bookmarkEnd w:id="0"/>
      <w:r w:rsidRPr="007E5675">
        <w:rPr>
          <w:b/>
          <w:color w:val="4F81BD" w:themeColor="accent1"/>
          <w:sz w:val="28"/>
          <w:szCs w:val="44"/>
        </w:rPr>
        <w:t>Project Purpose</w:t>
      </w:r>
      <w:r>
        <w:rPr>
          <w:b/>
          <w:color w:val="4F81BD" w:themeColor="accent1"/>
          <w:sz w:val="28"/>
          <w:szCs w:val="44"/>
        </w:rPr>
        <w:t xml:space="preserve"> Website ______</w:t>
      </w:r>
      <w:r w:rsidR="00C94673">
        <w:rPr>
          <w:b/>
          <w:color w:val="4F81BD" w:themeColor="accent1"/>
          <w:sz w:val="28"/>
          <w:szCs w:val="44"/>
        </w:rPr>
        <w:t xml:space="preserve">New Zealand Travel Website </w:t>
      </w:r>
      <w:r>
        <w:rPr>
          <w:b/>
          <w:color w:val="4F81BD" w:themeColor="accent1"/>
          <w:sz w:val="28"/>
          <w:szCs w:val="44"/>
        </w:rPr>
        <w:t>__________</w:t>
      </w:r>
      <w:r w:rsidR="00C94673">
        <w:rPr>
          <w:b/>
          <w:color w:val="4F81BD" w:themeColor="accent1"/>
          <w:sz w:val="28"/>
          <w:szCs w:val="44"/>
        </w:rPr>
        <w:t>____</w:t>
      </w:r>
    </w:p>
    <w:p w:rsidR="00377F19" w:rsidRPr="00C84874" w:rsidRDefault="00D12FCC" w:rsidP="00101942">
      <w:pPr>
        <w:pStyle w:val="Header"/>
        <w:tabs>
          <w:tab w:val="clear" w:pos="4513"/>
          <w:tab w:val="clear" w:pos="9026"/>
          <w:tab w:val="center" w:pos="3544"/>
          <w:tab w:val="right" w:pos="7513"/>
        </w:tabs>
        <w:rPr>
          <w:b/>
          <w:color w:val="4F81BD" w:themeColor="accent1"/>
          <w:sz w:val="28"/>
          <w:szCs w:val="44"/>
        </w:rPr>
      </w:pPr>
      <w:r w:rsidRPr="007E5675">
        <w:rPr>
          <w:b/>
          <w:color w:val="4F81BD" w:themeColor="accent1"/>
          <w:sz w:val="36"/>
          <w:szCs w:val="44"/>
        </w:rPr>
        <w:t>C</w:t>
      </w:r>
      <w:r w:rsidRPr="007E5675">
        <w:rPr>
          <w:b/>
          <w:color w:val="4F81BD" w:themeColor="accent1"/>
          <w:sz w:val="28"/>
          <w:szCs w:val="44"/>
        </w:rPr>
        <w:t xml:space="preserve">omplete the Website Project Check List </w:t>
      </w:r>
      <w:r w:rsidR="009204EE" w:rsidRPr="007E5675">
        <w:rPr>
          <w:b/>
          <w:color w:val="4F81BD" w:themeColor="accent1"/>
          <w:sz w:val="28"/>
          <w:szCs w:val="44"/>
        </w:rPr>
        <w:t xml:space="preserve">: </w:t>
      </w:r>
      <w:r w:rsidR="00C84874" w:rsidRPr="00C84874">
        <w:rPr>
          <w:b/>
          <w:color w:val="4F81BD" w:themeColor="accent1"/>
          <w:sz w:val="24"/>
          <w:szCs w:val="44"/>
        </w:rPr>
        <w:t>if  features are not obvious outline where they are located on the web page below</w:t>
      </w:r>
      <w:r w:rsidR="00C84874">
        <w:rPr>
          <w:b/>
          <w:color w:val="4F81BD" w:themeColor="accent1"/>
          <w:sz w:val="28"/>
          <w:szCs w:val="44"/>
        </w:rPr>
        <w:t>.</w:t>
      </w:r>
    </w:p>
    <w:tbl>
      <w:tblPr>
        <w:tblStyle w:val="TableGrid"/>
        <w:tblW w:w="10916" w:type="dxa"/>
        <w:tblInd w:w="-176" w:type="dxa"/>
        <w:tblLook w:val="04A0" w:firstRow="1" w:lastRow="0" w:firstColumn="1" w:lastColumn="0" w:noHBand="0" w:noVBand="1"/>
      </w:tblPr>
      <w:tblGrid>
        <w:gridCol w:w="10916"/>
      </w:tblGrid>
      <w:tr w:rsidR="00A24352" w:rsidTr="00A374D8">
        <w:tc>
          <w:tcPr>
            <w:tcW w:w="10916" w:type="dxa"/>
          </w:tcPr>
          <w:p w:rsidR="00A24352" w:rsidRPr="007E5675" w:rsidRDefault="00512191" w:rsidP="00B905FB">
            <w:pPr>
              <w:rPr>
                <w:sz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2041783329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1462" w:rsidRPr="007E5675">
              <w:rPr>
                <w:b/>
                <w:sz w:val="28"/>
              </w:rPr>
              <w:t xml:space="preserve"> </w:t>
            </w:r>
            <w:r w:rsidR="00FA6E2E">
              <w:rPr>
                <w:b/>
                <w:sz w:val="28"/>
              </w:rPr>
              <w:t xml:space="preserve">***Mandatory </w:t>
            </w:r>
            <w:r w:rsidR="00C81462" w:rsidRPr="00FA6E2E">
              <w:rPr>
                <w:b/>
                <w:color w:val="FF0000"/>
                <w:sz w:val="28"/>
              </w:rPr>
              <w:t>P</w:t>
            </w:r>
            <w:r w:rsidR="00A24352" w:rsidRPr="00FA6E2E">
              <w:rPr>
                <w:b/>
                <w:color w:val="FF0000"/>
                <w:sz w:val="28"/>
              </w:rPr>
              <w:t>rogress Checked by Lecture</w:t>
            </w:r>
            <w:r w:rsidR="00FA6E2E">
              <w:rPr>
                <w:b/>
                <w:color w:val="FF0000"/>
                <w:sz w:val="28"/>
              </w:rPr>
              <w:t xml:space="preserve"> in class</w:t>
            </w:r>
            <w:r w:rsidR="00FA6E2E" w:rsidRPr="00FA6E2E">
              <w:rPr>
                <w:b/>
                <w:color w:val="FF0000"/>
                <w:sz w:val="28"/>
              </w:rPr>
              <w:t xml:space="preserve"> </w:t>
            </w:r>
            <w:r w:rsidR="00FA6E2E">
              <w:rPr>
                <w:b/>
                <w:sz w:val="28"/>
              </w:rPr>
              <w:t xml:space="preserve">in </w:t>
            </w:r>
            <w:r w:rsidR="00FA6E2E">
              <w:rPr>
                <w:b/>
                <w:sz w:val="24"/>
              </w:rPr>
              <w:t>Week 9 &amp;</w:t>
            </w:r>
            <w:r w:rsidR="00FA6E2E" w:rsidRPr="00FA6E2E">
              <w:rPr>
                <w:b/>
                <w:sz w:val="24"/>
              </w:rPr>
              <w:t xml:space="preserve"> Week 10 &amp; Week 11</w:t>
            </w:r>
          </w:p>
        </w:tc>
      </w:tr>
      <w:tr w:rsidR="00D72D2D" w:rsidTr="00A374D8">
        <w:tc>
          <w:tcPr>
            <w:tcW w:w="10916" w:type="dxa"/>
          </w:tcPr>
          <w:p w:rsidR="00D72D2D" w:rsidRDefault="00512191" w:rsidP="00D72D2D">
            <w:pPr>
              <w:rPr>
                <w:b/>
                <w:sz w:val="28"/>
                <w:szCs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-1765907018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D72D2D" w:rsidRPr="007E5675">
              <w:rPr>
                <w:b/>
                <w:sz w:val="28"/>
              </w:rPr>
              <w:t xml:space="preserve"> </w:t>
            </w:r>
            <w:r w:rsidR="00D72D2D">
              <w:rPr>
                <w:b/>
                <w:sz w:val="28"/>
              </w:rPr>
              <w:t xml:space="preserve">When complete, upload zipped folder, place copy in your H: </w:t>
            </w:r>
            <w:proofErr w:type="spellStart"/>
            <w:r w:rsidR="00D72D2D">
              <w:rPr>
                <w:b/>
                <w:sz w:val="28"/>
              </w:rPr>
              <w:t>WebDesign</w:t>
            </w:r>
            <w:proofErr w:type="spellEnd"/>
            <w:r w:rsidR="00D72D2D">
              <w:rPr>
                <w:b/>
                <w:sz w:val="28"/>
              </w:rPr>
              <w:t xml:space="preserve">/ </w:t>
            </w:r>
          </w:p>
        </w:tc>
      </w:tr>
      <w:tr w:rsidR="00D72D2D" w:rsidTr="00A374D8">
        <w:tc>
          <w:tcPr>
            <w:tcW w:w="10916" w:type="dxa"/>
          </w:tcPr>
          <w:p w:rsidR="00D72D2D" w:rsidRDefault="00512191" w:rsidP="00D72D2D">
            <w:pPr>
              <w:rPr>
                <w:b/>
                <w:sz w:val="28"/>
                <w:szCs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1708833245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D72D2D" w:rsidRPr="007E5675">
              <w:rPr>
                <w:b/>
                <w:sz w:val="28"/>
              </w:rPr>
              <w:t xml:space="preserve"> </w:t>
            </w:r>
            <w:r w:rsidR="00D72D2D">
              <w:rPr>
                <w:b/>
                <w:sz w:val="28"/>
              </w:rPr>
              <w:t>On completion sign Declaration of your own work and give it to lecturer</w:t>
            </w:r>
          </w:p>
        </w:tc>
      </w:tr>
      <w:tr w:rsidR="0011330E" w:rsidTr="00A374D8">
        <w:tc>
          <w:tcPr>
            <w:tcW w:w="10916" w:type="dxa"/>
          </w:tcPr>
          <w:p w:rsidR="0011330E" w:rsidRPr="007E5675" w:rsidRDefault="00512191" w:rsidP="00B905FB">
            <w:pPr>
              <w:rPr>
                <w:b/>
                <w:sz w:val="28"/>
                <w:szCs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-819577688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11330E" w:rsidRPr="007E5675">
              <w:rPr>
                <w:b/>
                <w:sz w:val="28"/>
              </w:rPr>
              <w:t xml:space="preserve"> Minimum of 4 HTML Pages</w:t>
            </w:r>
          </w:p>
        </w:tc>
      </w:tr>
      <w:tr w:rsidR="00C84874" w:rsidTr="00A374D8">
        <w:tc>
          <w:tcPr>
            <w:tcW w:w="10916" w:type="dxa"/>
          </w:tcPr>
          <w:p w:rsidR="00C84874" w:rsidRPr="007E5675" w:rsidRDefault="00512191" w:rsidP="00C84874">
            <w:pPr>
              <w:rPr>
                <w:b/>
                <w:sz w:val="28"/>
                <w:szCs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-1457483608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</w:t>
            </w:r>
            <w:r w:rsidR="00C84874">
              <w:rPr>
                <w:b/>
                <w:sz w:val="28"/>
              </w:rPr>
              <w:t>Rough Sketch of layout design of home page</w:t>
            </w:r>
          </w:p>
        </w:tc>
      </w:tr>
      <w:tr w:rsidR="00C84874" w:rsidTr="00A374D8">
        <w:tc>
          <w:tcPr>
            <w:tcW w:w="10916" w:type="dxa"/>
          </w:tcPr>
          <w:p w:rsidR="00C84874" w:rsidRPr="007E5675" w:rsidRDefault="00512191" w:rsidP="00B905FB">
            <w:pPr>
              <w:rPr>
                <w:b/>
                <w:sz w:val="28"/>
                <w:szCs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1628972695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HTML5 standards and recommended page layout structure</w:t>
            </w:r>
            <w:r w:rsidR="006C3540">
              <w:rPr>
                <w:b/>
                <w:sz w:val="28"/>
              </w:rPr>
              <w:t xml:space="preserve"> </w:t>
            </w:r>
            <w:r w:rsidR="006C3540" w:rsidRPr="006C3540">
              <w:rPr>
                <w:sz w:val="20"/>
              </w:rPr>
              <w:t>(</w:t>
            </w:r>
            <w:proofErr w:type="spellStart"/>
            <w:r w:rsidR="006C3540" w:rsidRPr="006C3540">
              <w:rPr>
                <w:sz w:val="20"/>
              </w:rPr>
              <w:t>header,main,aside,article,footer</w:t>
            </w:r>
            <w:proofErr w:type="spellEnd"/>
            <w:r w:rsidR="006C3540" w:rsidRPr="006C3540">
              <w:rPr>
                <w:sz w:val="20"/>
              </w:rPr>
              <w:t>)</w:t>
            </w:r>
          </w:p>
        </w:tc>
      </w:tr>
      <w:tr w:rsidR="00A664B1" w:rsidTr="00A374D8">
        <w:tc>
          <w:tcPr>
            <w:tcW w:w="10916" w:type="dxa"/>
          </w:tcPr>
          <w:p w:rsidR="00A664B1" w:rsidRPr="00A664B1" w:rsidRDefault="00512191" w:rsidP="006C3540">
            <w:pPr>
              <w:rPr>
                <w:b/>
                <w:sz w:val="28"/>
              </w:rPr>
            </w:pPr>
            <w:sdt>
              <w:sdtPr>
                <w:rPr>
                  <w:b/>
                  <w:sz w:val="28"/>
                </w:rPr>
                <w:id w:val="1220097645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</w:rPr>
                  <w:sym w:font="Wingdings 2" w:char="F052"/>
                </w:r>
              </w:sdtContent>
            </w:sdt>
            <w:r w:rsidR="00A664B1" w:rsidRPr="00A664B1">
              <w:rPr>
                <w:b/>
                <w:sz w:val="28"/>
              </w:rPr>
              <w:t xml:space="preserve"> Include Meta data – description, keywords, author </w:t>
            </w:r>
          </w:p>
        </w:tc>
      </w:tr>
      <w:tr w:rsidR="006C3540" w:rsidTr="00A374D8">
        <w:tc>
          <w:tcPr>
            <w:tcW w:w="10916" w:type="dxa"/>
          </w:tcPr>
          <w:p w:rsidR="006C3540" w:rsidRDefault="00512191" w:rsidP="006C3540">
            <w:pPr>
              <w:rPr>
                <w:b/>
                <w:sz w:val="28"/>
              </w:rPr>
            </w:pPr>
            <w:sdt>
              <w:sdtPr>
                <w:rPr>
                  <w:b/>
                  <w:sz w:val="28"/>
                </w:rPr>
                <w:id w:val="427852738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</w:rPr>
                  <w:sym w:font="Wingdings 2" w:char="F052"/>
                </w:r>
              </w:sdtContent>
            </w:sdt>
            <w:r w:rsidR="006C3540" w:rsidRPr="00A664B1">
              <w:rPr>
                <w:b/>
                <w:sz w:val="28"/>
              </w:rPr>
              <w:t xml:space="preserve"> Include </w:t>
            </w:r>
            <w:r w:rsidR="006C3540">
              <w:rPr>
                <w:b/>
                <w:sz w:val="28"/>
              </w:rPr>
              <w:t>font family for body of page</w:t>
            </w:r>
          </w:p>
        </w:tc>
      </w:tr>
      <w:tr w:rsidR="00C84874" w:rsidTr="00A374D8">
        <w:tc>
          <w:tcPr>
            <w:tcW w:w="10916" w:type="dxa"/>
          </w:tcPr>
          <w:p w:rsidR="00C84874" w:rsidRPr="00A664B1" w:rsidRDefault="00512191" w:rsidP="00B905FB">
            <w:pPr>
              <w:rPr>
                <w:b/>
                <w:sz w:val="28"/>
              </w:rPr>
            </w:pPr>
            <w:sdt>
              <w:sdtPr>
                <w:rPr>
                  <w:b/>
                  <w:sz w:val="28"/>
                </w:rPr>
                <w:id w:val="807591724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</w:rPr>
                  <w:sym w:font="Wingdings 2" w:char="F052"/>
                </w:r>
              </w:sdtContent>
            </w:sdt>
            <w:r w:rsidR="00C84874" w:rsidRPr="00A664B1">
              <w:rPr>
                <w:b/>
                <w:sz w:val="28"/>
              </w:rPr>
              <w:t xml:space="preserve"> Appropriate use of External Style Sheet </w:t>
            </w:r>
            <w:r w:rsidR="00D72D2D">
              <w:rPr>
                <w:b/>
                <w:sz w:val="28"/>
              </w:rPr>
              <w:t>– Recommended CSS</w:t>
            </w:r>
          </w:p>
        </w:tc>
      </w:tr>
      <w:tr w:rsidR="00C84874" w:rsidTr="00A374D8">
        <w:trPr>
          <w:trHeight w:val="381"/>
        </w:trPr>
        <w:tc>
          <w:tcPr>
            <w:tcW w:w="10916" w:type="dxa"/>
          </w:tcPr>
          <w:p w:rsidR="00C84874" w:rsidRPr="007E5675" w:rsidRDefault="00512191" w:rsidP="00D72D2D">
            <w:pPr>
              <w:rPr>
                <w:sz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1975793482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Appropriate use of Internal Styling on HTML page</w:t>
            </w:r>
            <w:r w:rsidR="00D72D2D">
              <w:rPr>
                <w:b/>
                <w:sz w:val="28"/>
              </w:rPr>
              <w:t xml:space="preserve"> </w:t>
            </w:r>
            <w:r w:rsidR="00D72D2D" w:rsidRPr="00D72D2D">
              <w:rPr>
                <w:sz w:val="28"/>
              </w:rPr>
              <w:t>(</w:t>
            </w:r>
            <w:r w:rsidR="00D72D2D">
              <w:rPr>
                <w:sz w:val="28"/>
              </w:rPr>
              <w:t xml:space="preserve">an </w:t>
            </w:r>
            <w:r w:rsidR="00D72D2D" w:rsidRPr="00D72D2D">
              <w:rPr>
                <w:sz w:val="28"/>
              </w:rPr>
              <w:t>example)</w:t>
            </w:r>
          </w:p>
        </w:tc>
      </w:tr>
      <w:tr w:rsidR="00C84874" w:rsidTr="00A374D8">
        <w:trPr>
          <w:trHeight w:val="435"/>
        </w:trPr>
        <w:tc>
          <w:tcPr>
            <w:tcW w:w="10916" w:type="dxa"/>
          </w:tcPr>
          <w:p w:rsidR="00C84874" w:rsidRPr="007E5675" w:rsidRDefault="00512191" w:rsidP="00B905FB">
            <w:pPr>
              <w:rPr>
                <w:b/>
                <w:sz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47658380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Appropriate use of  inline Styling</w:t>
            </w:r>
            <w:r w:rsidR="00D72D2D">
              <w:rPr>
                <w:b/>
                <w:sz w:val="28"/>
              </w:rPr>
              <w:t xml:space="preserve"> </w:t>
            </w:r>
            <w:r w:rsidR="00D72D2D" w:rsidRPr="00D72D2D">
              <w:rPr>
                <w:sz w:val="28"/>
              </w:rPr>
              <w:t>(</w:t>
            </w:r>
            <w:r w:rsidR="00D72D2D">
              <w:rPr>
                <w:sz w:val="28"/>
              </w:rPr>
              <w:t xml:space="preserve">an </w:t>
            </w:r>
            <w:r w:rsidR="00D72D2D" w:rsidRPr="00D72D2D">
              <w:rPr>
                <w:sz w:val="28"/>
              </w:rPr>
              <w:t>example)</w:t>
            </w:r>
          </w:p>
        </w:tc>
      </w:tr>
      <w:tr w:rsidR="00C84874" w:rsidTr="00A374D8">
        <w:tc>
          <w:tcPr>
            <w:tcW w:w="10916" w:type="dxa"/>
          </w:tcPr>
          <w:p w:rsidR="00C84874" w:rsidRPr="007E5675" w:rsidRDefault="00512191" w:rsidP="00431D6F">
            <w:pPr>
              <w:rPr>
                <w:sz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-2094769490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Home page </w:t>
            </w:r>
            <w:r w:rsidR="00431D6F">
              <w:rPr>
                <w:b/>
                <w:sz w:val="28"/>
              </w:rPr>
              <w:t xml:space="preserve">content aligned to each other </w:t>
            </w:r>
            <w:r w:rsidR="00C84874" w:rsidRPr="007E5675">
              <w:rPr>
                <w:b/>
                <w:sz w:val="28"/>
              </w:rPr>
              <w:t>and visually attractive</w:t>
            </w:r>
          </w:p>
        </w:tc>
      </w:tr>
      <w:tr w:rsidR="00C84874" w:rsidTr="00A374D8">
        <w:tc>
          <w:tcPr>
            <w:tcW w:w="10916" w:type="dxa"/>
          </w:tcPr>
          <w:p w:rsidR="00C84874" w:rsidRPr="007E5675" w:rsidRDefault="00512191" w:rsidP="008C0A3F">
            <w:pPr>
              <w:rPr>
                <w:sz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316926492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Consistency of design on all pages</w:t>
            </w:r>
            <w:r w:rsidR="00C84874">
              <w:rPr>
                <w:b/>
                <w:sz w:val="28"/>
              </w:rPr>
              <w:t xml:space="preserve"> , use of fonts, colour </w:t>
            </w:r>
            <w:proofErr w:type="spellStart"/>
            <w:r w:rsidR="00C84874">
              <w:rPr>
                <w:b/>
                <w:sz w:val="28"/>
              </w:rPr>
              <w:t>etc</w:t>
            </w:r>
            <w:proofErr w:type="spellEnd"/>
          </w:p>
        </w:tc>
      </w:tr>
      <w:tr w:rsidR="00C84874" w:rsidTr="00A374D8">
        <w:tc>
          <w:tcPr>
            <w:tcW w:w="10916" w:type="dxa"/>
          </w:tcPr>
          <w:p w:rsidR="00C84874" w:rsidRPr="007E5675" w:rsidRDefault="00512191" w:rsidP="0011330E">
            <w:pPr>
              <w:rPr>
                <w:sz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1482434104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Appropriate use of Headings</w:t>
            </w:r>
            <w:r w:rsidR="00C84874">
              <w:rPr>
                <w:b/>
                <w:sz w:val="28"/>
              </w:rPr>
              <w:t xml:space="preserve"> (h1, h2, h3, h4)</w:t>
            </w:r>
          </w:p>
        </w:tc>
      </w:tr>
      <w:tr w:rsidR="00C84874" w:rsidTr="00A374D8">
        <w:tc>
          <w:tcPr>
            <w:tcW w:w="10916" w:type="dxa"/>
          </w:tcPr>
          <w:p w:rsidR="00C84874" w:rsidRPr="007E5675" w:rsidRDefault="00512191" w:rsidP="0011330E">
            <w:pPr>
              <w:rPr>
                <w:sz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-883180721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Appropriate use of Colours (test for colour blind users)</w:t>
            </w:r>
          </w:p>
        </w:tc>
      </w:tr>
      <w:tr w:rsidR="009D1D90" w:rsidTr="00A374D8">
        <w:tc>
          <w:tcPr>
            <w:tcW w:w="10916" w:type="dxa"/>
          </w:tcPr>
          <w:p w:rsidR="009D1D90" w:rsidRDefault="00512191" w:rsidP="009D1D90">
            <w:pPr>
              <w:rPr>
                <w:b/>
                <w:sz w:val="28"/>
                <w:szCs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2089416138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9D1D90" w:rsidRPr="007E5675">
              <w:rPr>
                <w:b/>
                <w:sz w:val="28"/>
              </w:rPr>
              <w:t xml:space="preserve"> </w:t>
            </w:r>
            <w:r w:rsidR="009D1D90">
              <w:rPr>
                <w:b/>
                <w:sz w:val="28"/>
              </w:rPr>
              <w:t>Include an article or section with 2 or 3 columns</w:t>
            </w:r>
          </w:p>
        </w:tc>
      </w:tr>
      <w:tr w:rsidR="00C84874" w:rsidTr="00A374D8">
        <w:tc>
          <w:tcPr>
            <w:tcW w:w="10916" w:type="dxa"/>
          </w:tcPr>
          <w:p w:rsidR="00C84874" w:rsidRPr="007E5675" w:rsidRDefault="00512191" w:rsidP="008C0A3F">
            <w:pPr>
              <w:rPr>
                <w:b/>
                <w:sz w:val="28"/>
                <w:szCs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1237898332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</w:t>
            </w:r>
            <w:r w:rsidR="00C84874">
              <w:rPr>
                <w:b/>
                <w:sz w:val="28"/>
              </w:rPr>
              <w:t>Clear,</w:t>
            </w:r>
            <w:r w:rsidR="00C84874" w:rsidRPr="007E5675">
              <w:rPr>
                <w:b/>
                <w:sz w:val="28"/>
              </w:rPr>
              <w:t xml:space="preserve"> consistent</w:t>
            </w:r>
            <w:r w:rsidR="00C84874">
              <w:rPr>
                <w:b/>
                <w:sz w:val="28"/>
              </w:rPr>
              <w:t xml:space="preserve"> and</w:t>
            </w:r>
            <w:r w:rsidR="00C84874" w:rsidRPr="007E5675">
              <w:rPr>
                <w:b/>
                <w:sz w:val="28"/>
              </w:rPr>
              <w:t xml:space="preserve"> </w:t>
            </w:r>
            <w:r w:rsidR="00C84874">
              <w:rPr>
                <w:b/>
                <w:sz w:val="28"/>
              </w:rPr>
              <w:t>align content on page</w:t>
            </w:r>
            <w:r w:rsidR="00C84874" w:rsidRPr="007E5675">
              <w:rPr>
                <w:b/>
                <w:sz w:val="28"/>
              </w:rPr>
              <w:t xml:space="preserve"> </w:t>
            </w:r>
            <w:r w:rsidR="00C84874">
              <w:rPr>
                <w:b/>
                <w:sz w:val="28"/>
              </w:rPr>
              <w:t>(reference all sources)</w:t>
            </w:r>
          </w:p>
        </w:tc>
      </w:tr>
      <w:tr w:rsidR="00C84874" w:rsidTr="00A374D8">
        <w:tc>
          <w:tcPr>
            <w:tcW w:w="10916" w:type="dxa"/>
          </w:tcPr>
          <w:p w:rsidR="00C84874" w:rsidRPr="007E5675" w:rsidRDefault="00512191" w:rsidP="0011330E">
            <w:pPr>
              <w:rPr>
                <w:b/>
                <w:sz w:val="28"/>
                <w:szCs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-1191370520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Include images</w:t>
            </w:r>
            <w:r w:rsidR="009D1D90">
              <w:rPr>
                <w:b/>
                <w:sz w:val="28"/>
              </w:rPr>
              <w:t xml:space="preserve"> (with at least on image floated with text)</w:t>
            </w:r>
          </w:p>
        </w:tc>
      </w:tr>
      <w:tr w:rsidR="00C84874" w:rsidTr="00A374D8">
        <w:tc>
          <w:tcPr>
            <w:tcW w:w="10916" w:type="dxa"/>
          </w:tcPr>
          <w:p w:rsidR="00C84874" w:rsidRPr="007E5675" w:rsidRDefault="00512191" w:rsidP="0011330E">
            <w:pPr>
              <w:rPr>
                <w:b/>
                <w:sz w:val="28"/>
                <w:szCs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915975522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Use of background image </w:t>
            </w:r>
          </w:p>
        </w:tc>
      </w:tr>
      <w:tr w:rsidR="00C84874" w:rsidTr="00A374D8">
        <w:tc>
          <w:tcPr>
            <w:tcW w:w="10916" w:type="dxa"/>
          </w:tcPr>
          <w:p w:rsidR="00C84874" w:rsidRPr="007E5675" w:rsidRDefault="00512191" w:rsidP="0011330E">
            <w:pPr>
              <w:rPr>
                <w:b/>
                <w:sz w:val="28"/>
                <w:szCs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316070615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Include table of data/information</w:t>
            </w:r>
          </w:p>
        </w:tc>
      </w:tr>
      <w:tr w:rsidR="00C84874" w:rsidTr="00A374D8">
        <w:tc>
          <w:tcPr>
            <w:tcW w:w="10916" w:type="dxa"/>
          </w:tcPr>
          <w:p w:rsidR="00C84874" w:rsidRPr="007E5675" w:rsidRDefault="00512191" w:rsidP="0011330E">
            <w:pPr>
              <w:rPr>
                <w:b/>
                <w:sz w:val="28"/>
                <w:szCs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2022348301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Include lists ordered or unordered (different shaped bullet points)</w:t>
            </w:r>
          </w:p>
        </w:tc>
      </w:tr>
      <w:tr w:rsidR="00C84874" w:rsidTr="00A374D8">
        <w:tc>
          <w:tcPr>
            <w:tcW w:w="10916" w:type="dxa"/>
          </w:tcPr>
          <w:p w:rsidR="00C84874" w:rsidRPr="007E5675" w:rsidRDefault="00512191" w:rsidP="0011330E">
            <w:pPr>
              <w:tabs>
                <w:tab w:val="left" w:pos="1252"/>
              </w:tabs>
              <w:rPr>
                <w:b/>
                <w:sz w:val="28"/>
                <w:szCs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-2012437631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Include suitable video</w:t>
            </w:r>
          </w:p>
        </w:tc>
      </w:tr>
      <w:tr w:rsidR="008666C9" w:rsidTr="00A374D8">
        <w:tc>
          <w:tcPr>
            <w:tcW w:w="10916" w:type="dxa"/>
          </w:tcPr>
          <w:p w:rsidR="008666C9" w:rsidRDefault="00512191" w:rsidP="0011330E">
            <w:pPr>
              <w:tabs>
                <w:tab w:val="left" w:pos="1252"/>
              </w:tabs>
              <w:rPr>
                <w:b/>
                <w:sz w:val="28"/>
                <w:szCs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1636135602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8666C9" w:rsidRPr="007E5675">
              <w:rPr>
                <w:b/>
                <w:sz w:val="28"/>
              </w:rPr>
              <w:t xml:space="preserve"> Include a contact form</w:t>
            </w:r>
            <w:r w:rsidR="008666C9">
              <w:rPr>
                <w:b/>
                <w:sz w:val="28"/>
              </w:rPr>
              <w:t xml:space="preserve"> Display values entered in form and </w:t>
            </w:r>
            <w:r w:rsidR="008666C9" w:rsidRPr="00903C74">
              <w:rPr>
                <w:b/>
                <w:sz w:val="28"/>
              </w:rPr>
              <w:t xml:space="preserve">include red </w:t>
            </w:r>
            <w:r w:rsidR="008666C9" w:rsidRPr="00903C74">
              <w:rPr>
                <w:b/>
                <w:color w:val="FF0000"/>
                <w:sz w:val="28"/>
              </w:rPr>
              <w:t>*</w:t>
            </w:r>
            <w:r w:rsidR="008666C9" w:rsidRPr="00903C74">
              <w:rPr>
                <w:b/>
                <w:sz w:val="28"/>
              </w:rPr>
              <w:t xml:space="preserve"> beside required/mandatory input fields</w:t>
            </w:r>
          </w:p>
        </w:tc>
      </w:tr>
      <w:tr w:rsidR="00C84874" w:rsidTr="00A374D8">
        <w:tc>
          <w:tcPr>
            <w:tcW w:w="10916" w:type="dxa"/>
          </w:tcPr>
          <w:p w:rsidR="00D72D2D" w:rsidRPr="008666C9" w:rsidRDefault="00512191" w:rsidP="00584C74">
            <w:pPr>
              <w:rPr>
                <w:sz w:val="24"/>
              </w:rPr>
            </w:pPr>
            <w:sdt>
              <w:sdtPr>
                <w:rPr>
                  <w:b/>
                  <w:sz w:val="28"/>
                  <w:szCs w:val="28"/>
                </w:rPr>
                <w:id w:val="-238406104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A6359B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8666C9">
              <w:rPr>
                <w:b/>
                <w:sz w:val="28"/>
              </w:rPr>
              <w:t xml:space="preserve"> Verify data collected on </w:t>
            </w:r>
            <w:r w:rsidR="00C84874" w:rsidRPr="007E5675">
              <w:rPr>
                <w:b/>
                <w:sz w:val="28"/>
              </w:rPr>
              <w:t>contact form</w:t>
            </w:r>
            <w:r w:rsidR="008666C9">
              <w:rPr>
                <w:b/>
                <w:sz w:val="28"/>
              </w:rPr>
              <w:t>, using get and data attached to URL</w:t>
            </w:r>
            <w:r w:rsidR="00903C74">
              <w:rPr>
                <w:b/>
                <w:sz w:val="28"/>
              </w:rPr>
              <w:t xml:space="preserve"> </w:t>
            </w:r>
            <w:r w:rsidR="00903C74">
              <w:rPr>
                <w:sz w:val="24"/>
              </w:rPr>
              <w:t>(</w:t>
            </w:r>
            <w:r w:rsidR="00D72D2D" w:rsidRPr="00903C74">
              <w:rPr>
                <w:sz w:val="24"/>
              </w:rPr>
              <w:t xml:space="preserve">Use the method get </w:t>
            </w:r>
            <w:r w:rsidR="00903C74" w:rsidRPr="00903C74">
              <w:rPr>
                <w:sz w:val="24"/>
              </w:rPr>
              <w:t xml:space="preserve"> </w:t>
            </w:r>
            <w:r w:rsidR="00D72D2D" w:rsidRPr="00903C74">
              <w:rPr>
                <w:sz w:val="24"/>
              </w:rPr>
              <w:t xml:space="preserve">to display values entered on form will be appended to </w:t>
            </w:r>
            <w:proofErr w:type="spellStart"/>
            <w:r w:rsidR="00D72D2D" w:rsidRPr="00903C74">
              <w:rPr>
                <w:sz w:val="24"/>
              </w:rPr>
              <w:t>url</w:t>
            </w:r>
            <w:proofErr w:type="spellEnd"/>
            <w:r w:rsidR="00D72D2D" w:rsidRPr="00903C74">
              <w:rPr>
                <w:sz w:val="24"/>
              </w:rPr>
              <w:t xml:space="preserve"> and passed to server</w:t>
            </w:r>
            <w:r w:rsidR="00D72D2D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 xml:space="preserve"> </w:t>
            </w:r>
            <w:r w:rsidR="00584C74" w:rsidRPr="00D72D2D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>&lt;</w:t>
            </w:r>
            <w:r w:rsidR="00584C74" w:rsidRPr="00D72D2D">
              <w:rPr>
                <w:rFonts w:ascii="Consolas" w:eastAsia="Times New Roman" w:hAnsi="Consolas" w:cs="Courier New"/>
                <w:color w:val="990055"/>
                <w:sz w:val="20"/>
                <w:szCs w:val="20"/>
                <w:bdr w:val="none" w:sz="0" w:space="0" w:color="auto" w:frame="1"/>
                <w:lang w:val="en-US"/>
              </w:rPr>
              <w:t xml:space="preserve">form </w:t>
            </w:r>
            <w:r w:rsidR="00D72D2D" w:rsidRPr="00D72D2D">
              <w:rPr>
                <w:rFonts w:ascii="Consolas" w:eastAsia="Times New Roman" w:hAnsi="Consolas" w:cs="Courier New"/>
                <w:color w:val="669900"/>
                <w:sz w:val="20"/>
                <w:szCs w:val="20"/>
                <w:bdr w:val="none" w:sz="0" w:space="0" w:color="auto" w:frame="1"/>
                <w:lang w:val="en-US"/>
              </w:rPr>
              <w:t>action</w:t>
            </w:r>
            <w:r w:rsidR="00D72D2D" w:rsidRPr="00D72D2D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>="</w:t>
            </w:r>
            <w:r w:rsidR="00D72D2D" w:rsidRPr="00D72D2D">
              <w:rPr>
                <w:rFonts w:ascii="Consolas" w:eastAsia="Times New Roman" w:hAnsi="Consolas" w:cs="Courier New"/>
                <w:color w:val="0077AA"/>
                <w:sz w:val="20"/>
                <w:szCs w:val="20"/>
                <w:bdr w:val="none" w:sz="0" w:space="0" w:color="auto" w:frame="1"/>
                <w:lang w:val="en-US"/>
              </w:rPr>
              <w:t>http://foo.com</w:t>
            </w:r>
            <w:r w:rsidR="00D72D2D" w:rsidRPr="00D72D2D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>"</w:t>
            </w:r>
            <w:r w:rsidR="00D72D2D" w:rsidRPr="00D72D2D">
              <w:rPr>
                <w:rFonts w:ascii="Consolas" w:eastAsia="Times New Roman" w:hAnsi="Consolas" w:cs="Courier New"/>
                <w:color w:val="990055"/>
                <w:sz w:val="20"/>
                <w:szCs w:val="20"/>
                <w:bdr w:val="none" w:sz="0" w:space="0" w:color="auto" w:frame="1"/>
                <w:lang w:val="en-US"/>
              </w:rPr>
              <w:t xml:space="preserve"> </w:t>
            </w:r>
            <w:r w:rsidR="00D72D2D" w:rsidRPr="00D72D2D">
              <w:rPr>
                <w:rFonts w:ascii="Consolas" w:eastAsia="Times New Roman" w:hAnsi="Consolas" w:cs="Courier New"/>
                <w:color w:val="669900"/>
                <w:sz w:val="20"/>
                <w:szCs w:val="20"/>
                <w:bdr w:val="none" w:sz="0" w:space="0" w:color="auto" w:frame="1"/>
                <w:lang w:val="en-US"/>
              </w:rPr>
              <w:t>method</w:t>
            </w:r>
            <w:r w:rsidR="00D72D2D" w:rsidRPr="00D72D2D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>="</w:t>
            </w:r>
            <w:r w:rsidR="00D72D2D" w:rsidRPr="00D72D2D">
              <w:rPr>
                <w:rFonts w:ascii="Consolas" w:eastAsia="Times New Roman" w:hAnsi="Consolas" w:cs="Courier New"/>
                <w:color w:val="0077AA"/>
                <w:sz w:val="20"/>
                <w:szCs w:val="20"/>
                <w:bdr w:val="none" w:sz="0" w:space="0" w:color="auto" w:frame="1"/>
                <w:lang w:val="en-US"/>
              </w:rPr>
              <w:t>get</w:t>
            </w:r>
            <w:r w:rsidR="00D72D2D" w:rsidRPr="00D72D2D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>"&gt;</w:t>
            </w:r>
            <w:r w:rsidR="00A374D8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 xml:space="preserve"> </w:t>
            </w:r>
            <w:r w:rsidR="00A374D8" w:rsidRPr="00584C74">
              <w:rPr>
                <w:rFonts w:ascii="Consolas" w:eastAsia="Times New Roman" w:hAnsi="Consolas" w:cs="Courier New"/>
                <w:sz w:val="20"/>
                <w:szCs w:val="20"/>
                <w:u w:val="single"/>
                <w:bdr w:val="none" w:sz="0" w:space="0" w:color="auto" w:frame="1"/>
                <w:lang w:val="en-US"/>
              </w:rPr>
              <w:t>or</w:t>
            </w:r>
            <w:r w:rsidR="00A374D8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 xml:space="preserve"> &lt;</w:t>
            </w:r>
            <w:r w:rsidR="00A374D8" w:rsidRPr="00A374D8">
              <w:rPr>
                <w:rFonts w:ascii="Consolas" w:eastAsia="Times New Roman" w:hAnsi="Consolas" w:cs="Courier New"/>
                <w:color w:val="990055"/>
                <w:sz w:val="20"/>
                <w:szCs w:val="20"/>
                <w:bdr w:val="none" w:sz="0" w:space="0" w:color="auto" w:frame="1"/>
                <w:lang w:val="en-US"/>
              </w:rPr>
              <w:t xml:space="preserve">form </w:t>
            </w:r>
            <w:r w:rsidR="00A374D8" w:rsidRPr="00A374D8">
              <w:rPr>
                <w:rFonts w:ascii="Consolas" w:eastAsia="Times New Roman" w:hAnsi="Consolas" w:cs="Courier New"/>
                <w:color w:val="669900"/>
                <w:sz w:val="20"/>
                <w:szCs w:val="20"/>
                <w:bdr w:val="none" w:sz="0" w:space="0" w:color="auto" w:frame="1"/>
                <w:lang w:val="en-US"/>
              </w:rPr>
              <w:t>action</w:t>
            </w:r>
            <w:r w:rsidR="00A374D8" w:rsidRPr="00A374D8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>="</w:t>
            </w:r>
            <w:r w:rsidR="00573245">
              <w:rPr>
                <w:rStyle w:val="apple-converted-space"/>
                <w:rFonts w:ascii="Calibri" w:hAnsi="Calibri" w:cs="Calibri"/>
                <w:color w:val="000000"/>
                <w:shd w:val="clear" w:color="auto" w:fill="FFFFFF"/>
              </w:rPr>
              <w:t> </w:t>
            </w:r>
            <w:hyperlink r:id="rId7" w:tgtFrame="_blank" w:history="1">
              <w:r w:rsidR="00573245">
                <w:rPr>
                  <w:rStyle w:val="Hyperlink"/>
                  <w:rFonts w:ascii="Calibri" w:hAnsi="Calibri" w:cs="Calibri"/>
                  <w:shd w:val="clear" w:color="auto" w:fill="FFFFFF"/>
                </w:rPr>
                <w:t>http://year1.ccpdev.me/FormTest.php</w:t>
              </w:r>
            </w:hyperlink>
            <w:r w:rsidR="00A374D8" w:rsidRPr="00A374D8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 xml:space="preserve">" </w:t>
            </w:r>
            <w:r w:rsidR="00A374D8" w:rsidRPr="00A374D8">
              <w:rPr>
                <w:rFonts w:ascii="Consolas" w:eastAsia="Times New Roman" w:hAnsi="Consolas" w:cs="Courier New"/>
                <w:color w:val="669900"/>
                <w:sz w:val="20"/>
                <w:szCs w:val="20"/>
                <w:bdr w:val="none" w:sz="0" w:space="0" w:color="auto" w:frame="1"/>
                <w:lang w:val="en-US"/>
              </w:rPr>
              <w:t>method</w:t>
            </w:r>
            <w:r w:rsidR="00A374D8" w:rsidRPr="00A374D8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>="</w:t>
            </w:r>
            <w:r w:rsidR="00A374D8" w:rsidRPr="00A374D8">
              <w:rPr>
                <w:rFonts w:ascii="Consolas" w:eastAsia="Times New Roman" w:hAnsi="Consolas" w:cs="Courier New"/>
                <w:color w:val="0077AA"/>
                <w:sz w:val="20"/>
                <w:szCs w:val="20"/>
                <w:bdr w:val="none" w:sz="0" w:space="0" w:color="auto" w:frame="1"/>
                <w:lang w:val="en-US"/>
              </w:rPr>
              <w:t>get</w:t>
            </w:r>
            <w:r w:rsidR="00A374D8" w:rsidRPr="00A374D8">
              <w:rPr>
                <w:rFonts w:ascii="Consolas" w:eastAsia="Times New Roman" w:hAnsi="Consolas" w:cs="Courier New"/>
                <w:color w:val="999999"/>
                <w:sz w:val="20"/>
                <w:szCs w:val="20"/>
                <w:bdr w:val="none" w:sz="0" w:space="0" w:color="auto" w:frame="1"/>
                <w:lang w:val="en-US"/>
              </w:rPr>
              <w:t>"&gt;</w:t>
            </w:r>
          </w:p>
        </w:tc>
      </w:tr>
      <w:tr w:rsidR="00C84874" w:rsidTr="00A374D8">
        <w:tc>
          <w:tcPr>
            <w:tcW w:w="10916" w:type="dxa"/>
          </w:tcPr>
          <w:p w:rsidR="00C84874" w:rsidRPr="007E5675" w:rsidRDefault="00512191" w:rsidP="0011330E">
            <w:pPr>
              <w:rPr>
                <w:b/>
                <w:sz w:val="28"/>
                <w:szCs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1589036684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Include google maps </w:t>
            </w:r>
          </w:p>
        </w:tc>
      </w:tr>
      <w:tr w:rsidR="00C84874" w:rsidTr="00A374D8">
        <w:tc>
          <w:tcPr>
            <w:tcW w:w="10916" w:type="dxa"/>
          </w:tcPr>
          <w:p w:rsidR="00C84874" w:rsidRPr="007E5675" w:rsidRDefault="00512191" w:rsidP="00C56CDC">
            <w:pPr>
              <w:rPr>
                <w:b/>
                <w:sz w:val="28"/>
                <w:szCs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-1030952313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Footer information</w:t>
            </w:r>
            <w:r w:rsidR="00C56CDC">
              <w:rPr>
                <w:b/>
                <w:sz w:val="28"/>
              </w:rPr>
              <w:t xml:space="preserve"> include </w:t>
            </w:r>
            <w:r w:rsidR="00C56CDC">
              <w:rPr>
                <w:rFonts w:ascii="Lucida Sans Unicode" w:hAnsi="Lucida Sans Unicode" w:cs="Lucida Sans Unicode"/>
                <w:color w:val="666666"/>
                <w:sz w:val="20"/>
                <w:szCs w:val="20"/>
                <w:shd w:val="clear" w:color="auto" w:fill="EAEAEA"/>
              </w:rPr>
              <w:t>Copyright© 2017</w:t>
            </w:r>
            <w:r w:rsidR="00C56CDC" w:rsidRPr="00A37DB1">
              <w:rPr>
                <w:sz w:val="28"/>
              </w:rPr>
              <w:t xml:space="preserve"> </w:t>
            </w:r>
            <w:r w:rsidR="00C56CDC">
              <w:rPr>
                <w:sz w:val="28"/>
              </w:rPr>
              <w:t xml:space="preserve">     </w:t>
            </w:r>
            <w:r w:rsidR="00C56CDC">
              <w:rPr>
                <w:rFonts w:ascii="Lucida Sans Unicode" w:hAnsi="Lucida Sans Unicode" w:cs="Lucida Sans Unicode"/>
                <w:color w:val="666666"/>
                <w:sz w:val="20"/>
                <w:szCs w:val="20"/>
                <w:shd w:val="clear" w:color="auto" w:fill="EAEAEA"/>
              </w:rPr>
              <w:t xml:space="preserve">©= </w:t>
            </w:r>
            <w:r w:rsidR="00A37DB1" w:rsidRPr="00A37DB1">
              <w:rPr>
                <w:sz w:val="28"/>
              </w:rPr>
              <w:t xml:space="preserve">&amp;copy </w:t>
            </w:r>
          </w:p>
        </w:tc>
      </w:tr>
      <w:tr w:rsidR="00C84874" w:rsidTr="00A374D8">
        <w:tc>
          <w:tcPr>
            <w:tcW w:w="10916" w:type="dxa"/>
          </w:tcPr>
          <w:p w:rsidR="00C84874" w:rsidRPr="007E5675" w:rsidRDefault="00512191" w:rsidP="00101942">
            <w:pPr>
              <w:rPr>
                <w:b/>
                <w:sz w:val="28"/>
                <w:szCs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946743043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Internal Links</w:t>
            </w:r>
          </w:p>
        </w:tc>
      </w:tr>
      <w:tr w:rsidR="00C84874" w:rsidTr="00A374D8">
        <w:tc>
          <w:tcPr>
            <w:tcW w:w="10916" w:type="dxa"/>
          </w:tcPr>
          <w:p w:rsidR="00C84874" w:rsidRPr="007E5675" w:rsidRDefault="00512191" w:rsidP="00101942">
            <w:pPr>
              <w:rPr>
                <w:b/>
                <w:sz w:val="28"/>
                <w:szCs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-826973041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External Links</w:t>
            </w:r>
          </w:p>
        </w:tc>
      </w:tr>
      <w:tr w:rsidR="00C84874" w:rsidTr="00A374D8">
        <w:trPr>
          <w:trHeight w:val="652"/>
        </w:trPr>
        <w:tc>
          <w:tcPr>
            <w:tcW w:w="10916" w:type="dxa"/>
          </w:tcPr>
          <w:p w:rsidR="00C84874" w:rsidRDefault="00512191" w:rsidP="0011330E">
            <w:pPr>
              <w:rPr>
                <w:b/>
                <w:sz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-1946381559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C94673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Additional Features __________________</w:t>
            </w:r>
          </w:p>
          <w:p w:rsidR="00C84874" w:rsidRPr="007E5675" w:rsidRDefault="00C84874" w:rsidP="0011330E">
            <w:pPr>
              <w:rPr>
                <w:b/>
                <w:sz w:val="28"/>
                <w:szCs w:val="28"/>
              </w:rPr>
            </w:pPr>
          </w:p>
        </w:tc>
      </w:tr>
      <w:tr w:rsidR="00C84874" w:rsidTr="00A374D8">
        <w:tc>
          <w:tcPr>
            <w:tcW w:w="10916" w:type="dxa"/>
          </w:tcPr>
          <w:p w:rsidR="001F6927" w:rsidRPr="001F6927" w:rsidRDefault="00512191" w:rsidP="00101942">
            <w:pPr>
              <w:rPr>
                <w:sz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-861362008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W3C HTML Validator results</w:t>
            </w:r>
            <w:r w:rsidR="005946E4">
              <w:rPr>
                <w:b/>
                <w:sz w:val="28"/>
              </w:rPr>
              <w:t xml:space="preserve"> (with errors fixed)</w:t>
            </w:r>
            <w:r w:rsidR="001F6927">
              <w:rPr>
                <w:b/>
                <w:sz w:val="28"/>
              </w:rPr>
              <w:t xml:space="preserve"> </w:t>
            </w:r>
            <w:hyperlink r:id="rId8" w:anchor="file" w:history="1">
              <w:r w:rsidR="001F6927" w:rsidRPr="004F5835">
                <w:rPr>
                  <w:rStyle w:val="Hyperlink"/>
                  <w:sz w:val="28"/>
                </w:rPr>
                <w:t>https://validator.w3.org/nu/#file</w:t>
              </w:r>
            </w:hyperlink>
            <w:r w:rsidR="001F6927">
              <w:rPr>
                <w:sz w:val="28"/>
              </w:rPr>
              <w:t xml:space="preserve"> </w:t>
            </w:r>
          </w:p>
        </w:tc>
      </w:tr>
      <w:tr w:rsidR="00C84874" w:rsidTr="00A374D8">
        <w:tc>
          <w:tcPr>
            <w:tcW w:w="10916" w:type="dxa"/>
          </w:tcPr>
          <w:p w:rsidR="00C84874" w:rsidRPr="007E5675" w:rsidRDefault="00512191" w:rsidP="00101942">
            <w:pPr>
              <w:rPr>
                <w:b/>
                <w:sz w:val="28"/>
                <w:szCs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-208341895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Results of HTML5 Outliner</w:t>
            </w:r>
            <w:r w:rsidR="001F6927">
              <w:rPr>
                <w:b/>
                <w:sz w:val="28"/>
              </w:rPr>
              <w:t xml:space="preserve"> </w:t>
            </w:r>
            <w:hyperlink r:id="rId9" w:anchor="file" w:history="1">
              <w:r w:rsidR="001F6927" w:rsidRPr="001F6927">
                <w:rPr>
                  <w:rStyle w:val="Hyperlink"/>
                  <w:sz w:val="28"/>
                </w:rPr>
                <w:t>https://vali</w:t>
              </w:r>
              <w:r w:rsidR="001F6927" w:rsidRPr="001F6927">
                <w:rPr>
                  <w:rStyle w:val="Hyperlink"/>
                  <w:sz w:val="28"/>
                </w:rPr>
                <w:t>d</w:t>
              </w:r>
              <w:r w:rsidR="001F6927" w:rsidRPr="001F6927">
                <w:rPr>
                  <w:rStyle w:val="Hyperlink"/>
                  <w:sz w:val="28"/>
                </w:rPr>
                <w:t>ator.w3.org/nu/#file</w:t>
              </w:r>
            </w:hyperlink>
            <w:r w:rsidR="001F6927" w:rsidRPr="001F6927">
              <w:rPr>
                <w:sz w:val="28"/>
              </w:rPr>
              <w:t xml:space="preserve"> </w:t>
            </w:r>
          </w:p>
        </w:tc>
      </w:tr>
      <w:tr w:rsidR="00C84874" w:rsidTr="00A374D8">
        <w:tc>
          <w:tcPr>
            <w:tcW w:w="10916" w:type="dxa"/>
          </w:tcPr>
          <w:p w:rsidR="00C84874" w:rsidRPr="007E5675" w:rsidRDefault="00512191" w:rsidP="00101942">
            <w:pPr>
              <w:rPr>
                <w:b/>
                <w:sz w:val="28"/>
                <w:szCs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99228832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C94673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Report with brief descriptions of the web site its pages and sources for information</w:t>
            </w:r>
            <w:r w:rsidR="001F6927">
              <w:rPr>
                <w:b/>
                <w:sz w:val="28"/>
              </w:rPr>
              <w:t xml:space="preserve"> </w:t>
            </w:r>
            <w:r w:rsidR="001F6927" w:rsidRPr="001F6927">
              <w:rPr>
                <w:sz w:val="28"/>
              </w:rPr>
              <w:t>(half page)</w:t>
            </w:r>
          </w:p>
        </w:tc>
      </w:tr>
      <w:tr w:rsidR="00C84874" w:rsidTr="00A374D8">
        <w:tc>
          <w:tcPr>
            <w:tcW w:w="10916" w:type="dxa"/>
          </w:tcPr>
          <w:p w:rsidR="00C84874" w:rsidRPr="00C44EF6" w:rsidRDefault="00512191" w:rsidP="00101942">
            <w:pPr>
              <w:rPr>
                <w:b/>
              </w:rPr>
            </w:pPr>
            <w:sdt>
              <w:sdtPr>
                <w:rPr>
                  <w:b/>
                  <w:sz w:val="28"/>
                  <w:szCs w:val="28"/>
                </w:rPr>
                <w:id w:val="769899991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</w:t>
            </w:r>
            <w:r w:rsidR="00C84874">
              <w:rPr>
                <w:b/>
                <w:sz w:val="28"/>
              </w:rPr>
              <w:t xml:space="preserve">Website appearance, design and Content </w:t>
            </w:r>
            <w:hyperlink r:id="rId10" w:history="1">
              <w:r w:rsidR="00C84874" w:rsidRPr="004B5FB8">
                <w:rPr>
                  <w:rStyle w:val="Hyperlink"/>
                  <w:b/>
                </w:rPr>
                <w:t>https://webdesignledger.com/10-signs-of-a-user-focused-design/</w:t>
              </w:r>
            </w:hyperlink>
          </w:p>
        </w:tc>
      </w:tr>
      <w:tr w:rsidR="00C84874" w:rsidTr="00A374D8">
        <w:tc>
          <w:tcPr>
            <w:tcW w:w="10916" w:type="dxa"/>
          </w:tcPr>
          <w:p w:rsidR="00C84874" w:rsidRPr="00C44EF6" w:rsidRDefault="00512191" w:rsidP="0043286A">
            <w:pPr>
              <w:rPr>
                <w:b/>
              </w:rPr>
            </w:pPr>
            <w:sdt>
              <w:sdtPr>
                <w:rPr>
                  <w:b/>
                  <w:sz w:val="28"/>
                  <w:szCs w:val="28"/>
                </w:rPr>
                <w:id w:val="-1529708883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</w:t>
            </w:r>
            <w:r w:rsidR="00C84874">
              <w:rPr>
                <w:b/>
                <w:sz w:val="28"/>
              </w:rPr>
              <w:t xml:space="preserve">Website overall appearance &amp; design </w:t>
            </w:r>
            <w:hyperlink r:id="rId11" w:history="1">
              <w:r w:rsidR="00C84874" w:rsidRPr="004B5FB8">
                <w:rPr>
                  <w:rStyle w:val="Hyperlink"/>
                  <w:b/>
                </w:rPr>
                <w:t>https://webdesignledger.com/20-dos-and-donts-of-effective-web-design/</w:t>
              </w:r>
            </w:hyperlink>
          </w:p>
        </w:tc>
      </w:tr>
      <w:tr w:rsidR="00C84874" w:rsidTr="00A374D8">
        <w:tc>
          <w:tcPr>
            <w:tcW w:w="10916" w:type="dxa"/>
          </w:tcPr>
          <w:p w:rsidR="00C84874" w:rsidRDefault="00512191" w:rsidP="00760D69">
            <w:pPr>
              <w:rPr>
                <w:b/>
                <w:sz w:val="28"/>
                <w:szCs w:val="28"/>
              </w:rPr>
            </w:pPr>
            <w:sdt>
              <w:sdtPr>
                <w:rPr>
                  <w:b/>
                  <w:sz w:val="28"/>
                  <w:szCs w:val="28"/>
                </w:rPr>
                <w:id w:val="1006711572"/>
                <w14:checkbox>
                  <w14:checked w14:val="1"/>
                  <w14:checkedState w14:val="0052" w14:font="Wingdings 2"/>
                  <w14:uncheckedState w14:val="2610" w14:font="MS Gothic"/>
                </w14:checkbox>
              </w:sdtPr>
              <w:sdtEndPr/>
              <w:sdtContent>
                <w:r w:rsidR="009420CC">
                  <w:rPr>
                    <w:b/>
                    <w:sz w:val="28"/>
                    <w:szCs w:val="28"/>
                  </w:rPr>
                  <w:sym w:font="Wingdings 2" w:char="F052"/>
                </w:r>
              </w:sdtContent>
            </w:sdt>
            <w:r w:rsidR="00C84874" w:rsidRPr="007E5675">
              <w:rPr>
                <w:b/>
                <w:sz w:val="28"/>
              </w:rPr>
              <w:t xml:space="preserve"> </w:t>
            </w:r>
            <w:r w:rsidR="00C84874">
              <w:rPr>
                <w:b/>
                <w:sz w:val="28"/>
              </w:rPr>
              <w:t>Maximise Search Engine Optimisation (SEO)</w:t>
            </w:r>
            <w:r w:rsidR="001F6927">
              <w:rPr>
                <w:b/>
                <w:sz w:val="28"/>
              </w:rPr>
              <w:t xml:space="preserve"> </w:t>
            </w:r>
            <w:r w:rsidR="001F6927" w:rsidRPr="001F6927">
              <w:rPr>
                <w:sz w:val="28"/>
              </w:rPr>
              <w:t>(meta data</w:t>
            </w:r>
            <w:r w:rsidR="001F6927">
              <w:rPr>
                <w:sz w:val="28"/>
              </w:rPr>
              <w:t xml:space="preserve"> content</w:t>
            </w:r>
            <w:r w:rsidR="001F6927" w:rsidRPr="001F6927">
              <w:rPr>
                <w:sz w:val="28"/>
              </w:rPr>
              <w:t>)</w:t>
            </w:r>
          </w:p>
        </w:tc>
      </w:tr>
    </w:tbl>
    <w:p w:rsidR="00A6359B" w:rsidRDefault="00A6359B" w:rsidP="00C44EF6"/>
    <w:p w:rsidR="00A6359B" w:rsidRDefault="00A6359B" w:rsidP="00C44EF6">
      <w:pPr>
        <w:rPr>
          <w:del w:id="1" w:author="Paul Kratz" w:date="2017-04-05T10:50:00Z"/>
        </w:rPr>
      </w:pPr>
    </w:p>
    <w:p w:rsidR="00C94673" w:rsidRDefault="00C94673" w:rsidP="00096196">
      <w:pPr>
        <w:pStyle w:val="Heading1"/>
      </w:pPr>
      <w:r>
        <w:t>Report</w:t>
      </w:r>
    </w:p>
    <w:p w:rsidR="00C94673" w:rsidRDefault="00C94673" w:rsidP="00C94673">
      <w:pPr>
        <w:rPr>
          <w:del w:id="2" w:author="Paul Kratz" w:date="2017-04-05T10:50:00Z"/>
        </w:rPr>
      </w:pPr>
    </w:p>
    <w:p w:rsidR="00C94673" w:rsidRDefault="00C94673" w:rsidP="00C94673">
      <w:r>
        <w:t xml:space="preserve">The aim of this website is to display some images of New Zealand and to show some activities available in the country.  </w:t>
      </w:r>
    </w:p>
    <w:p w:rsidR="00C94673" w:rsidRDefault="00C94673" w:rsidP="00C94673">
      <w:r>
        <w:t>There are 4 pages in total.</w:t>
      </w:r>
    </w:p>
    <w:p w:rsidR="00C94673" w:rsidRDefault="00C94673" w:rsidP="00C94673">
      <w:r>
        <w:t>All 4 pages share certain style elements such as the header, the main body is an off white colour with a shadow to give the appearance of a page on a table slightly raised. The footer is also common across all pages.</w:t>
      </w:r>
    </w:p>
    <w:p w:rsidR="00C94673" w:rsidRDefault="00C94673" w:rsidP="00C94673">
      <w:r>
        <w:t>Most images are my own except two which I found from copyright free sources on google images.</w:t>
      </w:r>
    </w:p>
    <w:p w:rsidR="00C94673" w:rsidRDefault="00C94673" w:rsidP="00C94673">
      <w:pPr>
        <w:pStyle w:val="Heading2"/>
      </w:pPr>
      <w:r>
        <w:t>The Home page</w:t>
      </w:r>
    </w:p>
    <w:p w:rsidR="00C94673" w:rsidRDefault="00C94673" w:rsidP="00C94673">
      <w:r>
        <w:t xml:space="preserve">This page has the header at the top which is common to the entire website.  Below it is a banner image with some text across it. This image will adjust </w:t>
      </w:r>
      <w:proofErr w:type="spellStart"/>
      <w:r>
        <w:t>too</w:t>
      </w:r>
      <w:proofErr w:type="spellEnd"/>
      <w:r>
        <w:t xml:space="preserve"> the screen being resized and the text will always stay centred in it.</w:t>
      </w:r>
    </w:p>
    <w:p w:rsidR="00C94673" w:rsidRDefault="00C94673" w:rsidP="00C94673">
      <w:r>
        <w:t xml:space="preserve">After this I have a left side and a right side of the page. The left contains an article with some information about the website and below it is a </w:t>
      </w:r>
      <w:proofErr w:type="spellStart"/>
      <w:r>
        <w:t>youtube</w:t>
      </w:r>
      <w:proofErr w:type="spellEnd"/>
      <w:r>
        <w:t xml:space="preserve"> video I have set to </w:t>
      </w:r>
      <w:proofErr w:type="spellStart"/>
      <w:r>
        <w:t>autoplay</w:t>
      </w:r>
      <w:proofErr w:type="spellEnd"/>
      <w:r>
        <w:t xml:space="preserve">. </w:t>
      </w:r>
    </w:p>
    <w:p w:rsidR="00C94673" w:rsidRDefault="00C94673" w:rsidP="00C94673">
      <w:r>
        <w:t>The right hand side is little images with a slight hover effect which link to certain parts on other pages. I couldn’t figure out how to go directly to a part on the page so they bring you to the top of the page.</w:t>
      </w:r>
    </w:p>
    <w:p w:rsidR="00C94673" w:rsidRDefault="00C94673" w:rsidP="00C94673">
      <w:r>
        <w:t>The footer is common across all pages.</w:t>
      </w:r>
    </w:p>
    <w:p w:rsidR="00C94673" w:rsidRDefault="00C94673" w:rsidP="00096196">
      <w:pPr>
        <w:pStyle w:val="Heading2"/>
      </w:pPr>
      <w:r>
        <w:t>The Locations page</w:t>
      </w:r>
    </w:p>
    <w:p w:rsidR="00C94673" w:rsidRDefault="00C94673" w:rsidP="00C94673">
      <w:pPr>
        <w:rPr>
          <w:del w:id="3" w:author="Paul Kratz" w:date="2017-04-05T10:50:00Z"/>
        </w:rPr>
      </w:pPr>
    </w:p>
    <w:p w:rsidR="00305239" w:rsidRDefault="00C94673" w:rsidP="00C94673">
      <w:r>
        <w:t xml:space="preserve">This page is split into sections based on the location. Each location has a title, followed by a big image with two smaller images to the right of it. </w:t>
      </w:r>
      <w:r w:rsidR="00305239">
        <w:t>Under this is the description of the location and a google map linking to the location.</w:t>
      </w:r>
    </w:p>
    <w:p w:rsidR="00305239" w:rsidRDefault="00305239" w:rsidP="00C94673">
      <w:pPr>
        <w:rPr>
          <w:del w:id="4" w:author="Paul Kratz" w:date="2017-04-05T10:50:00Z"/>
        </w:rPr>
      </w:pPr>
    </w:p>
    <w:p w:rsidR="00305239" w:rsidRDefault="00305239" w:rsidP="00305239">
      <w:pPr>
        <w:pStyle w:val="Heading2"/>
      </w:pPr>
      <w:r>
        <w:t>The activities page</w:t>
      </w:r>
    </w:p>
    <w:p w:rsidR="00305239" w:rsidRDefault="00305239" w:rsidP="00305239">
      <w:r>
        <w:t>This page is a similar layout to the previous with a list of facts about the activities and then a description of the activity. The images on this page are domain free as I did not have suitable images.</w:t>
      </w:r>
    </w:p>
    <w:p w:rsidR="00305239" w:rsidRDefault="00305239" w:rsidP="00305239">
      <w:pPr>
        <w:pStyle w:val="Heading2"/>
      </w:pPr>
      <w:r>
        <w:t>Contact page</w:t>
      </w:r>
    </w:p>
    <w:p w:rsidR="00305239" w:rsidRDefault="00305239" w:rsidP="00305239">
      <w:r>
        <w:t xml:space="preserve">This is a simple form to contact and three columns for contact info. </w:t>
      </w:r>
    </w:p>
    <w:p w:rsidR="00096196" w:rsidRDefault="00096196" w:rsidP="00305239">
      <w:r>
        <w:t>All information is just made up by me and most images are my own.</w:t>
      </w:r>
    </w:p>
    <w:p w:rsidR="00305239" w:rsidRPr="00305239" w:rsidRDefault="00096196" w:rsidP="00305239">
      <w:pPr>
        <w:rPr>
          <w:ins w:id="5" w:author="Paul Kratz" w:date="2017-04-05T10:50:00Z"/>
        </w:rPr>
      </w:pPr>
      <w:ins w:id="6" w:author="Paul Kratz" w:date="2017-04-05T10:50:00Z">
        <w:r>
          <w:rPr>
            <w:b/>
            <w:noProof/>
            <w:color w:val="4F81BD" w:themeColor="accent1"/>
            <w:sz w:val="28"/>
            <w:szCs w:val="44"/>
            <w:lang w:eastAsia="en-IE"/>
          </w:rPr>
          <w:lastRenderedPageBreak/>
          <w:drawing>
            <wp:inline distT="0" distB="0" distL="0" distR="0" wp14:anchorId="447B6B3F" wp14:editId="4DCE198A">
              <wp:extent cx="6645910" cy="3604260"/>
              <wp:effectExtent l="0" t="0" r="2540" b="0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locations.tiff"/>
                      <pic:cNvPicPr/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36042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b/>
            <w:noProof/>
            <w:color w:val="4F81BD" w:themeColor="accent1"/>
            <w:sz w:val="28"/>
            <w:szCs w:val="44"/>
            <w:lang w:eastAsia="en-IE"/>
          </w:rPr>
          <w:drawing>
            <wp:inline distT="0" distB="0" distL="0" distR="0" wp14:anchorId="30D47A7D" wp14:editId="626BEB98">
              <wp:extent cx="6645910" cy="4180205"/>
              <wp:effectExtent l="0" t="0" r="254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contact.tiff"/>
                      <pic:cNvPicPr/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418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94673" w:rsidRDefault="00096196" w:rsidP="00C94673">
      <w:pPr>
        <w:rPr>
          <w:ins w:id="7" w:author="Paul Kratz" w:date="2017-04-05T10:50:00Z"/>
        </w:rPr>
      </w:pPr>
      <w:ins w:id="8" w:author="Paul Kratz" w:date="2017-04-05T10:50:00Z">
        <w:r>
          <w:rPr>
            <w:b/>
            <w:noProof/>
            <w:color w:val="4F81BD" w:themeColor="accent1"/>
            <w:sz w:val="28"/>
            <w:szCs w:val="44"/>
            <w:lang w:eastAsia="en-IE"/>
          </w:rPr>
          <w:lastRenderedPageBreak/>
          <w:drawing>
            <wp:inline distT="0" distB="0" distL="0" distR="0" wp14:anchorId="3B0B0DF9" wp14:editId="3223E5C5">
              <wp:extent cx="6609522" cy="3773983"/>
              <wp:effectExtent l="0" t="0" r="127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activities.tiff"/>
                      <pic:cNvPicPr/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18971" cy="377937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b/>
            <w:noProof/>
            <w:color w:val="4F81BD" w:themeColor="accent1"/>
            <w:sz w:val="28"/>
            <w:szCs w:val="44"/>
            <w:lang w:eastAsia="en-IE"/>
          </w:rPr>
          <w:drawing>
            <wp:inline distT="0" distB="0" distL="0" distR="0" wp14:anchorId="6F5BD0A1" wp14:editId="305F97AA">
              <wp:extent cx="6645910" cy="4180205"/>
              <wp:effectExtent l="0" t="0" r="2540" b="0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home.tiff"/>
                      <pic:cNvPicPr/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418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96196" w:rsidRDefault="00096196" w:rsidP="00C94673">
      <w:pPr>
        <w:rPr>
          <w:ins w:id="9" w:author="Paul Kratz" w:date="2017-04-05T10:50:00Z"/>
        </w:rPr>
      </w:pPr>
    </w:p>
    <w:p w:rsidR="00096196" w:rsidRDefault="00096196" w:rsidP="00C94673">
      <w:pPr>
        <w:rPr>
          <w:ins w:id="10" w:author="Paul Kratz" w:date="2017-04-05T10:50:00Z"/>
        </w:rPr>
      </w:pPr>
    </w:p>
    <w:p w:rsidR="00096196" w:rsidRPr="00C94673" w:rsidRDefault="00096196" w:rsidP="00C94673">
      <w:ins w:id="11" w:author="Paul Kratz" w:date="2017-04-05T10:50:00Z">
        <w:r>
          <w:rPr>
            <w:noProof/>
            <w:lang w:eastAsia="en-IE"/>
          </w:rPr>
          <w:lastRenderedPageBreak/>
          <w:drawing>
            <wp:inline distT="0" distB="0" distL="0" distR="0">
              <wp:extent cx="6645910" cy="2263775"/>
              <wp:effectExtent l="0" t="0" r="2540" b="3175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ActivitiesAndContact.png"/>
                      <pic:cNvPicPr/>
                    </pic:nvPicPr>
                    <pic:blipFill>
                      <a:blip r:embed="rId1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2263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  <w:lang w:eastAsia="en-IE"/>
          </w:rPr>
          <w:drawing>
            <wp:inline distT="0" distB="0" distL="0" distR="0">
              <wp:extent cx="6645910" cy="2906395"/>
              <wp:effectExtent l="0" t="0" r="2540" b="8255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LocationsAndHome.png"/>
                      <pic:cNvPicPr/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29063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sectPr w:rsidR="00096196" w:rsidRPr="00C94673" w:rsidSect="00C44EF6">
      <w:headerReference w:type="default" r:id="rId18"/>
      <w:footerReference w:type="default" r:id="rId19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2191" w:rsidRDefault="00512191" w:rsidP="00284BF8">
      <w:pPr>
        <w:spacing w:after="0" w:line="240" w:lineRule="auto"/>
      </w:pPr>
      <w:r>
        <w:separator/>
      </w:r>
    </w:p>
  </w:endnote>
  <w:endnote w:type="continuationSeparator" w:id="0">
    <w:p w:rsidR="00512191" w:rsidRDefault="00512191" w:rsidP="00284BF8">
      <w:pPr>
        <w:spacing w:after="0" w:line="240" w:lineRule="auto"/>
      </w:pPr>
      <w:r>
        <w:continuationSeparator/>
      </w:r>
    </w:p>
  </w:endnote>
  <w:endnote w:type="continuationNotice" w:id="1">
    <w:p w:rsidR="00512191" w:rsidRDefault="0051219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42595211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C84874" w:rsidRDefault="00C84874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5364F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5364F">
              <w:rPr>
                <w:b/>
                <w:bCs/>
                <w:noProof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2191" w:rsidRDefault="00512191" w:rsidP="00284BF8">
      <w:pPr>
        <w:spacing w:after="0" w:line="240" w:lineRule="auto"/>
      </w:pPr>
      <w:r>
        <w:separator/>
      </w:r>
    </w:p>
  </w:footnote>
  <w:footnote w:type="continuationSeparator" w:id="0">
    <w:p w:rsidR="00512191" w:rsidRDefault="00512191" w:rsidP="00284BF8">
      <w:pPr>
        <w:spacing w:after="0" w:line="240" w:lineRule="auto"/>
      </w:pPr>
      <w:r>
        <w:continuationSeparator/>
      </w:r>
    </w:p>
  </w:footnote>
  <w:footnote w:type="continuationNotice" w:id="1">
    <w:p w:rsidR="00512191" w:rsidRDefault="0051219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9204EE" w:rsidRDefault="009204EE" w:rsidP="009204EE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0339E1">
          <w:t xml:space="preserve">Web Design Fundamentals   </w:t>
        </w:r>
        <w:r w:rsidR="008931D6">
          <w:t>Project Checklist</w:t>
        </w:r>
        <w:r w:rsidRPr="000339E1">
          <w:t xml:space="preserve"> Form</w:t>
        </w:r>
      </w:p>
    </w:sdtContent>
  </w:sdt>
  <w:p w:rsidR="009204EE" w:rsidRDefault="009204EE" w:rsidP="009204EE">
    <w:pPr>
      <w:pStyle w:val="Header"/>
    </w:pPr>
    <w:r>
      <w:t xml:space="preserve">Student Name:    </w:t>
    </w:r>
    <w:r w:rsidR="00C94673">
      <w:t>Paul Kratz</w:t>
    </w:r>
    <w:r>
      <w:t xml:space="preserve">                           Student Number:            </w:t>
    </w:r>
    <w:r w:rsidR="00C94673">
      <w:t>S00170565</w:t>
    </w:r>
    <w:r>
      <w:t xml:space="preserve">                           Class Group:</w:t>
    </w:r>
    <w:r w:rsidR="00C94673">
      <w:t xml:space="preserve"> Hons Computing</w:t>
    </w:r>
  </w:p>
  <w:p w:rsidR="00D12FCC" w:rsidRPr="009204EE" w:rsidRDefault="00D12FCC" w:rsidP="009204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21E05"/>
    <w:multiLevelType w:val="hybridMultilevel"/>
    <w:tmpl w:val="CC404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CB4F5A"/>
    <w:multiLevelType w:val="hybridMultilevel"/>
    <w:tmpl w:val="0D3ADED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D013E2"/>
    <w:multiLevelType w:val="hybridMultilevel"/>
    <w:tmpl w:val="D54C8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162EB9"/>
    <w:multiLevelType w:val="hybridMultilevel"/>
    <w:tmpl w:val="01EAB8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A67CD4"/>
    <w:multiLevelType w:val="hybridMultilevel"/>
    <w:tmpl w:val="B23C19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EDC673B"/>
    <w:multiLevelType w:val="hybridMultilevel"/>
    <w:tmpl w:val="321CA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281B4A"/>
    <w:multiLevelType w:val="hybridMultilevel"/>
    <w:tmpl w:val="2710E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2055DC"/>
    <w:multiLevelType w:val="hybridMultilevel"/>
    <w:tmpl w:val="6C86AF48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3"/>
  </w:num>
  <w:num w:numId="5">
    <w:abstractNumId w:val="5"/>
  </w:num>
  <w:num w:numId="6">
    <w:abstractNumId w:val="1"/>
  </w:num>
  <w:num w:numId="7">
    <w:abstractNumId w:val="6"/>
  </w:num>
  <w:num w:numId="8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aul Kratz">
    <w15:presenceInfo w15:providerId="None" w15:userId="Paul Krat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4BF8"/>
    <w:rsid w:val="0001542F"/>
    <w:rsid w:val="00070C50"/>
    <w:rsid w:val="00083948"/>
    <w:rsid w:val="00096196"/>
    <w:rsid w:val="000B566C"/>
    <w:rsid w:val="000D4BC1"/>
    <w:rsid w:val="000E1D22"/>
    <w:rsid w:val="00101942"/>
    <w:rsid w:val="0011330E"/>
    <w:rsid w:val="001243EA"/>
    <w:rsid w:val="001379DB"/>
    <w:rsid w:val="00150383"/>
    <w:rsid w:val="001716D8"/>
    <w:rsid w:val="001730A7"/>
    <w:rsid w:val="001F59A6"/>
    <w:rsid w:val="001F6927"/>
    <w:rsid w:val="00205BA0"/>
    <w:rsid w:val="00280F7D"/>
    <w:rsid w:val="00284BF8"/>
    <w:rsid w:val="002E5CE4"/>
    <w:rsid w:val="00305239"/>
    <w:rsid w:val="00321137"/>
    <w:rsid w:val="00377F19"/>
    <w:rsid w:val="0042196C"/>
    <w:rsid w:val="00431D6F"/>
    <w:rsid w:val="0043286A"/>
    <w:rsid w:val="0046292E"/>
    <w:rsid w:val="00465482"/>
    <w:rsid w:val="004656A4"/>
    <w:rsid w:val="00474138"/>
    <w:rsid w:val="004F5F24"/>
    <w:rsid w:val="00504B33"/>
    <w:rsid w:val="00512191"/>
    <w:rsid w:val="00532B25"/>
    <w:rsid w:val="005423E0"/>
    <w:rsid w:val="00562BD8"/>
    <w:rsid w:val="005723E2"/>
    <w:rsid w:val="00573245"/>
    <w:rsid w:val="00584C74"/>
    <w:rsid w:val="00593735"/>
    <w:rsid w:val="005946E4"/>
    <w:rsid w:val="005A2FCF"/>
    <w:rsid w:val="0065262C"/>
    <w:rsid w:val="00670528"/>
    <w:rsid w:val="00682AC9"/>
    <w:rsid w:val="006C3540"/>
    <w:rsid w:val="006F0732"/>
    <w:rsid w:val="006F0F1D"/>
    <w:rsid w:val="006F3DDC"/>
    <w:rsid w:val="00760D69"/>
    <w:rsid w:val="00760E62"/>
    <w:rsid w:val="00784DBB"/>
    <w:rsid w:val="007A352E"/>
    <w:rsid w:val="007C55E7"/>
    <w:rsid w:val="007E5675"/>
    <w:rsid w:val="007F2CEC"/>
    <w:rsid w:val="008064CE"/>
    <w:rsid w:val="00840973"/>
    <w:rsid w:val="008631F1"/>
    <w:rsid w:val="008666C9"/>
    <w:rsid w:val="008931D6"/>
    <w:rsid w:val="008C0A3F"/>
    <w:rsid w:val="00903C74"/>
    <w:rsid w:val="009204EE"/>
    <w:rsid w:val="009420CC"/>
    <w:rsid w:val="0096577C"/>
    <w:rsid w:val="00991567"/>
    <w:rsid w:val="009B1F83"/>
    <w:rsid w:val="009C2E3C"/>
    <w:rsid w:val="009D1D90"/>
    <w:rsid w:val="009E159B"/>
    <w:rsid w:val="00A11C2B"/>
    <w:rsid w:val="00A229CA"/>
    <w:rsid w:val="00A24352"/>
    <w:rsid w:val="00A252EE"/>
    <w:rsid w:val="00A2591D"/>
    <w:rsid w:val="00A374D8"/>
    <w:rsid w:val="00A37DB1"/>
    <w:rsid w:val="00A5364F"/>
    <w:rsid w:val="00A6359B"/>
    <w:rsid w:val="00A664B1"/>
    <w:rsid w:val="00AA34CE"/>
    <w:rsid w:val="00AB1315"/>
    <w:rsid w:val="00AB3941"/>
    <w:rsid w:val="00AE22BC"/>
    <w:rsid w:val="00AE60EA"/>
    <w:rsid w:val="00B16A00"/>
    <w:rsid w:val="00B905FB"/>
    <w:rsid w:val="00BA7731"/>
    <w:rsid w:val="00BB5A2D"/>
    <w:rsid w:val="00C10EAE"/>
    <w:rsid w:val="00C15A9B"/>
    <w:rsid w:val="00C277D7"/>
    <w:rsid w:val="00C44EF6"/>
    <w:rsid w:val="00C56CDC"/>
    <w:rsid w:val="00C81462"/>
    <w:rsid w:val="00C84874"/>
    <w:rsid w:val="00C86354"/>
    <w:rsid w:val="00C94673"/>
    <w:rsid w:val="00CA2BAE"/>
    <w:rsid w:val="00D00743"/>
    <w:rsid w:val="00D12FCC"/>
    <w:rsid w:val="00D72D2D"/>
    <w:rsid w:val="00D84D5E"/>
    <w:rsid w:val="00DA33FF"/>
    <w:rsid w:val="00DB371B"/>
    <w:rsid w:val="00DC23F2"/>
    <w:rsid w:val="00DD3F2A"/>
    <w:rsid w:val="00DE5BA2"/>
    <w:rsid w:val="00E36CFA"/>
    <w:rsid w:val="00EA1B3C"/>
    <w:rsid w:val="00EA501D"/>
    <w:rsid w:val="00ED5565"/>
    <w:rsid w:val="00ED718E"/>
    <w:rsid w:val="00F329FA"/>
    <w:rsid w:val="00F72287"/>
    <w:rsid w:val="00FA6E2E"/>
    <w:rsid w:val="00FE1D3B"/>
    <w:rsid w:val="00FF0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A3C8F35"/>
  <w15:docId w15:val="{A2E865C3-7D13-4858-833E-B80C29079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46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46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4B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BF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84B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BF8"/>
  </w:style>
  <w:style w:type="paragraph" w:styleId="Footer">
    <w:name w:val="footer"/>
    <w:basedOn w:val="Normal"/>
    <w:link w:val="FooterChar"/>
    <w:uiPriority w:val="99"/>
    <w:unhideWhenUsed/>
    <w:rsid w:val="00284B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BF8"/>
  </w:style>
  <w:style w:type="table" w:styleId="TableGrid">
    <w:name w:val="Table Grid"/>
    <w:basedOn w:val="TableNormal"/>
    <w:uiPriority w:val="59"/>
    <w:rsid w:val="00504B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04B33"/>
    <w:rPr>
      <w:color w:val="808080"/>
    </w:rPr>
  </w:style>
  <w:style w:type="paragraph" w:styleId="ListParagraph">
    <w:name w:val="List Paragraph"/>
    <w:basedOn w:val="Normal"/>
    <w:uiPriority w:val="34"/>
    <w:qFormat/>
    <w:rsid w:val="001F59A6"/>
    <w:pPr>
      <w:ind w:left="720"/>
      <w:contextualSpacing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43286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1542F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2D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2D2D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token">
    <w:name w:val="token"/>
    <w:basedOn w:val="DefaultParagraphFont"/>
    <w:rsid w:val="00D72D2D"/>
  </w:style>
  <w:style w:type="character" w:customStyle="1" w:styleId="apple-converted-space">
    <w:name w:val="apple-converted-space"/>
    <w:basedOn w:val="DefaultParagraphFont"/>
    <w:rsid w:val="00573245"/>
  </w:style>
  <w:style w:type="character" w:customStyle="1" w:styleId="Heading2Char">
    <w:name w:val="Heading 2 Char"/>
    <w:basedOn w:val="DefaultParagraphFont"/>
    <w:link w:val="Heading2"/>
    <w:uiPriority w:val="9"/>
    <w:rsid w:val="00C9467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9467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Revision">
    <w:name w:val="Revision"/>
    <w:hidden/>
    <w:uiPriority w:val="99"/>
    <w:semiHidden/>
    <w:rsid w:val="00A5364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97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alidator.w3.org/nu/" TargetMode="External"/><Relationship Id="rId13" Type="http://schemas.openxmlformats.org/officeDocument/2006/relationships/image" Target="media/image2.tiff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hyperlink" Target="http://year1.ccpdev.me/FormTest.php?fdf=fdsaf&amp;fdsfs=hfdsahfkjhfa" TargetMode="External"/><Relationship Id="rId12" Type="http://schemas.openxmlformats.org/officeDocument/2006/relationships/image" Target="media/image1.tiff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ebdesignledger.com/20-dos-and-donts-of-effective-web-desig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tiff"/><Relationship Id="rId10" Type="http://schemas.openxmlformats.org/officeDocument/2006/relationships/hyperlink" Target="https://webdesignledger.com/10-signs-of-a-user-focused-design/" TargetMode="External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validator.w3.org/nu/" TargetMode="External"/><Relationship Id="rId14" Type="http://schemas.openxmlformats.org/officeDocument/2006/relationships/image" Target="media/image3.tif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5</Pages>
  <Words>712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Design Fundamentals   Project Checklist Form</vt:lpstr>
    </vt:vector>
  </TitlesOfParts>
  <Company>IT Sligo</Company>
  <LinksUpToDate>false</LinksUpToDate>
  <CharactersWithSpaces>4768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Design Fundamentals   Project Checklist Form</dc:title>
  <dc:creator>Alan Kelly</dc:creator>
  <cp:lastModifiedBy>Paul Kratz</cp:lastModifiedBy>
  <cp:revision>47</cp:revision>
  <cp:lastPrinted>2015-01-09T11:52:00Z</cp:lastPrinted>
  <dcterms:created xsi:type="dcterms:W3CDTF">2017-02-16T20:09:00Z</dcterms:created>
  <dcterms:modified xsi:type="dcterms:W3CDTF">2017-04-05T09:51:00Z</dcterms:modified>
</cp:coreProperties>
</file>